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green"/>
        </w:rPr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>
          <w:highlight w:val="green"/>
          <w:rtl w:val="0"/>
        </w:rPr>
        <w:t xml:space="preserve">     ***************** </w:t>
        <w:tab/>
      </w:r>
      <w:sdt>
        <w:sdtPr>
          <w:tag w:val="goog_rdk_0"/>
        </w:sdtPr>
        <w:sdtContent>
          <w:r w:rsidDel="00000000" w:rsidR="00000000" w:rsidRPr="00000000">
            <w:rPr>
              <w:rFonts w:ascii="Impact" w:cs="Impact" w:eastAsia="Impact" w:hAnsi="Impact"/>
              <w:highlight w:val="green"/>
              <w:rtl w:val="0"/>
              <w:rPrChange w:author="surya" w:id="0" w:date="2023-01-07T18:25:46Z">
                <w:rPr>
                  <w:highlight w:val="green"/>
                </w:rPr>
              </w:rPrChange>
            </w:rPr>
            <w:t xml:space="preserve">AMBARI_INSTALLATION</w:t>
          </w:r>
        </w:sdtContent>
      </w:sdt>
      <w:r w:rsidDel="00000000" w:rsidR="00000000" w:rsidRPr="00000000">
        <w:rPr>
          <w:highlight w:val="green"/>
          <w:rtl w:val="0"/>
        </w:rPr>
        <w:t xml:space="preserve"> ***************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3 Virtual machine (1-cluster,2-node)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On all-machine:-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—---------------------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set hostname </w:t>
      </w:r>
    </w:p>
    <w:p w:rsidR="00000000" w:rsidDel="00000000" w:rsidP="00000000" w:rsidRDefault="00000000" w:rsidRPr="00000000" w14:paraId="00000009">
      <w:pPr>
        <w:rPr>
          <w:color w:val="9900ff"/>
        </w:rPr>
      </w:pPr>
      <w:r w:rsidDel="00000000" w:rsidR="00000000" w:rsidRPr="00000000">
        <w:rPr>
          <w:rtl w:val="0"/>
        </w:rPr>
        <w:t xml:space="preserve">[root@localhost]# </w:t>
      </w:r>
      <w:r w:rsidDel="00000000" w:rsidR="00000000" w:rsidRPr="00000000">
        <w:rPr>
          <w:color w:val="9900ff"/>
          <w:rtl w:val="0"/>
        </w:rPr>
        <w:t xml:space="preserve">hostnamectl set-hostname cluster,node1,node2</w:t>
      </w:r>
    </w:p>
    <w:p w:rsidR="00000000" w:rsidDel="00000000" w:rsidP="00000000" w:rsidRDefault="00000000" w:rsidRPr="00000000" w14:paraId="0000000A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#install enable and start httpd</w:t>
      </w:r>
    </w:p>
    <w:p w:rsidR="00000000" w:rsidDel="00000000" w:rsidP="00000000" w:rsidRDefault="00000000" w:rsidRPr="00000000" w14:paraId="0000000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yum install httpd -y</w:t>
      </w:r>
    </w:p>
    <w:p w:rsidR="00000000" w:rsidDel="00000000" w:rsidP="00000000" w:rsidRDefault="00000000" w:rsidRPr="00000000" w14:paraId="0000000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systemctl enable httpd.service</w:t>
      </w:r>
    </w:p>
    <w:p w:rsidR="00000000" w:rsidDel="00000000" w:rsidP="00000000" w:rsidRDefault="00000000" w:rsidRPr="00000000" w14:paraId="0000000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systemctl start httpd</w:t>
        <w:tab/>
        <w:tab/>
      </w:r>
    </w:p>
    <w:p w:rsidR="00000000" w:rsidDel="00000000" w:rsidP="00000000" w:rsidRDefault="00000000" w:rsidRPr="00000000" w14:paraId="0000000F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systemctl status httpd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#set ip in host file like this</w:t>
      </w:r>
    </w:p>
    <w:p w:rsidR="00000000" w:rsidDel="00000000" w:rsidP="00000000" w:rsidRDefault="00000000" w:rsidRPr="00000000" w14:paraId="00000012">
      <w:pPr>
        <w:rPr>
          <w:color w:val="9900ff"/>
        </w:rPr>
      </w:pPr>
      <w:r w:rsidDel="00000000" w:rsidR="00000000" w:rsidRPr="00000000">
        <w:rPr>
          <w:rtl w:val="0"/>
        </w:rPr>
        <w:t xml:space="preserve">[root@silver-node1 ambari]#</w:t>
      </w:r>
      <w:r w:rsidDel="00000000" w:rsidR="00000000" w:rsidRPr="00000000">
        <w:rPr>
          <w:color w:val="9900ff"/>
          <w:rtl w:val="0"/>
        </w:rPr>
        <w:t xml:space="preserve"> vi /etc/hosts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        192.168.0.1 SILVER-NODE1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    192.168.0.2 SILVER-NODE2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       192.168.0.3 SILVER-NODE3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Make sure all node ping to each other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On cluster:-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—---------------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#Create a directory in html file </w:t>
      </w:r>
    </w:p>
    <w:p w:rsidR="00000000" w:rsidDel="00000000" w:rsidP="00000000" w:rsidRDefault="00000000" w:rsidRPr="00000000" w14:paraId="0000001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cd /var/www/html/</w:t>
      </w:r>
    </w:p>
    <w:p w:rsidR="00000000" w:rsidDel="00000000" w:rsidP="00000000" w:rsidRDefault="00000000" w:rsidRPr="00000000" w14:paraId="0000001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mkdir ambari</w:t>
      </w:r>
    </w:p>
    <w:p w:rsidR="00000000" w:rsidDel="00000000" w:rsidP="00000000" w:rsidRDefault="00000000" w:rsidRPr="00000000" w14:paraId="0000001E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#Copy  ambari,hdp,&amp; hdp-utils tar file in created path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 untar the file</w:t>
      </w:r>
    </w:p>
    <w:p w:rsidR="00000000" w:rsidDel="00000000" w:rsidP="00000000" w:rsidRDefault="00000000" w:rsidRPr="00000000" w14:paraId="0000002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tar -xvf ambari-2.7.3.0-centos7.tar.gz</w:t>
      </w:r>
    </w:p>
    <w:p w:rsidR="00000000" w:rsidDel="00000000" w:rsidP="00000000" w:rsidRDefault="00000000" w:rsidRPr="00000000" w14:paraId="00000022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#copy repo file in yum.repos.d path</w:t>
      </w:r>
    </w:p>
    <w:p w:rsidR="00000000" w:rsidDel="00000000" w:rsidP="00000000" w:rsidRDefault="00000000" w:rsidRPr="00000000" w14:paraId="0000002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cp /var/www/html/ambari/ambari/centos7/2.7.3.0-139/ambari.repo /etc/yum.repos.d/</w:t>
      </w:r>
    </w:p>
    <w:p w:rsidR="00000000" w:rsidDel="00000000" w:rsidP="00000000" w:rsidRDefault="00000000" w:rsidRPr="00000000" w14:paraId="00000025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create repofile </w:t>
      </w:r>
    </w:p>
    <w:p w:rsidR="00000000" w:rsidDel="00000000" w:rsidP="00000000" w:rsidRDefault="00000000" w:rsidRPr="00000000" w14:paraId="0000002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createrepo ‘untar filename’</w:t>
      </w:r>
    </w:p>
    <w:p w:rsidR="00000000" w:rsidDel="00000000" w:rsidP="00000000" w:rsidRDefault="00000000" w:rsidRPr="00000000" w14:paraId="00000028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 Edit in ambari.repo file(writ e ambari file path in baseurl)</w:t>
      </w:r>
    </w:p>
    <w:p w:rsidR="00000000" w:rsidDel="00000000" w:rsidP="00000000" w:rsidRDefault="00000000" w:rsidRPr="00000000" w14:paraId="0000002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vi /etc/yum.repos.d/ambari.repo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VERSION_NUMBER=2.7.3.0-139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[ambari-2.7.3.0]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#json.url =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http://public-repo-1.hortonworks.com/HDP/hdp_urlinfo.json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name=ambari Version - ambari-2.7.3.0</w:t>
      </w:r>
    </w:p>
    <w:sdt>
      <w:sdtPr>
        <w:tag w:val="goog_rdk_4"/>
      </w:sdtPr>
      <w:sdtContent>
        <w:p w:rsidR="00000000" w:rsidDel="00000000" w:rsidP="00000000" w:rsidRDefault="00000000" w:rsidRPr="00000000" w14:paraId="0000002F">
          <w:pPr>
            <w:ind w:firstLine="720"/>
            <w:rPr>
              <w:b w:val="1"/>
              <w:sz w:val="28"/>
              <w:szCs w:val="28"/>
              <w:shd w:fill="auto" w:val="clear"/>
              <w:rPrChange w:author="surya" w:id="3" w:date="2023-01-07T18:26:11Z">
                <w:rPr/>
              </w:rPrChange>
            </w:rPr>
            <w:pPrChange w:author="surya" w:id="0" w:date="2023-01-07T18:26:11Z">
              <w:pPr>
                <w:ind w:firstLine="720"/>
              </w:pPr>
            </w:pPrChange>
          </w:pPr>
          <w:sdt>
            <w:sdtPr>
              <w:tag w:val="goog_rdk_1"/>
            </w:sdtPr>
            <w:sdtContent>
              <w:r w:rsidDel="00000000" w:rsidR="00000000" w:rsidRPr="00000000">
                <w:rPr>
                  <w:b w:val="1"/>
                  <w:sz w:val="26"/>
                  <w:szCs w:val="26"/>
                  <w:rtl w:val="0"/>
                  <w:rPrChange w:author="surya" w:id="1" w:date="2023-01-07T18:26:11Z">
                    <w:rPr/>
                  </w:rPrChange>
                </w:rPr>
                <w:t xml:space="preserve">baseurl=</w:t>
              </w:r>
            </w:sdtContent>
          </w:sdt>
          <w:hyperlink r:id="rId8">
            <w:sdt>
              <w:sdtPr>
                <w:tag w:val="goog_rdk_2"/>
              </w:sdtPr>
              <w:sdtContent>
                <w:r w:rsidDel="00000000" w:rsidR="00000000" w:rsidRPr="00000000">
                  <w:rPr>
                    <w:b w:val="1"/>
                    <w:color w:val="1155cc"/>
                    <w:sz w:val="26"/>
                    <w:szCs w:val="26"/>
                    <w:u w:val="single"/>
                    <w:rtl w:val="0"/>
                    <w:rPrChange w:author="surya" w:id="1" w:date="2023-01-07T18:26:11Z">
                      <w:rPr>
                        <w:color w:val="1155cc"/>
                        <w:u w:val="single"/>
                      </w:rPr>
                    </w:rPrChange>
                  </w:rPr>
                  <w:t xml:space="preserve">http://cluster/ambari/ambari/centos7/2.7.3.0-139</w:t>
                </w:r>
              </w:sdtContent>
            </w:sdt>
          </w:hyperlink>
          <w:sdt>
            <w:sdtPr>
              <w:tag w:val="goog_rdk_3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30">
          <w:pPr>
            <w:ind w:firstLine="720"/>
            <w:rPr>
              <w:b w:val="1"/>
              <w:sz w:val="26"/>
              <w:szCs w:val="26"/>
              <w:shd w:fill="auto" w:val="clear"/>
              <w:rPrChange w:author="surya" w:id="5" w:date="2023-01-07T18:26:11Z">
                <w:rPr/>
              </w:rPrChange>
            </w:rPr>
            <w:pPrChange w:author="surya" w:id="0" w:date="2023-01-07T18:26:11Z">
              <w:pPr>
                <w:ind w:firstLine="720"/>
              </w:pPr>
            </w:pPrChange>
          </w:pPr>
          <w:sdt>
            <w:sdtPr>
              <w:tag w:val="goog_rdk_5"/>
            </w:sdtPr>
            <w:sdtContent>
              <w:r w:rsidDel="00000000" w:rsidR="00000000" w:rsidRPr="00000000">
                <w:rPr>
                  <w:b w:val="1"/>
                  <w:sz w:val="26"/>
                  <w:szCs w:val="26"/>
                  <w:rtl w:val="0"/>
                  <w:rPrChange w:author="surya" w:id="4" w:date="2023-01-07T18:26:11Z">
                    <w:rPr/>
                  </w:rPrChange>
                </w:rPr>
                <w:t xml:space="preserve">gpgcheck=0</w:t>
              </w:r>
            </w:sdtContent>
          </w:sdt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31">
          <w:pPr>
            <w:ind w:firstLine="720"/>
            <w:rPr>
              <w:b w:val="1"/>
              <w:sz w:val="28"/>
              <w:szCs w:val="28"/>
              <w:shd w:fill="auto" w:val="clear"/>
              <w:rPrChange w:author="surya" w:id="7" w:date="2023-01-07T18:26:11Z">
                <w:rPr/>
              </w:rPrChange>
            </w:rPr>
            <w:pPrChange w:author="surya" w:id="0" w:date="2023-01-07T18:26:11Z">
              <w:pPr>
                <w:ind w:firstLine="720"/>
              </w:pPr>
            </w:pPrChange>
          </w:pPr>
          <w:sdt>
            <w:sdtPr>
              <w:tag w:val="goog_rdk_7"/>
            </w:sdtPr>
            <w:sdtContent>
              <w:r w:rsidDel="00000000" w:rsidR="00000000" w:rsidRPr="00000000">
                <w:rPr>
                  <w:b w:val="1"/>
                  <w:sz w:val="26"/>
                  <w:szCs w:val="26"/>
                  <w:rtl w:val="0"/>
                  <w:rPrChange w:author="surya" w:id="4" w:date="2023-01-07T18:26:11Z">
                    <w:rPr/>
                  </w:rPrChange>
                </w:rPr>
                <w:t xml:space="preserve">#gpgkey=</w:t>
              </w:r>
            </w:sdtContent>
          </w:sdt>
          <w:hyperlink r:id="rId9">
            <w:sdt>
              <w:sdtPr>
                <w:tag w:val="goog_rdk_8"/>
              </w:sdtPr>
              <w:sdtContent>
                <w:r w:rsidDel="00000000" w:rsidR="00000000" w:rsidRPr="00000000">
                  <w:rPr>
                    <w:b w:val="1"/>
                    <w:color w:val="1155cc"/>
                    <w:sz w:val="26"/>
                    <w:szCs w:val="26"/>
                    <w:u w:val="single"/>
                    <w:rtl w:val="0"/>
                    <w:rPrChange w:author="surya" w:id="4" w:date="2023-01-07T18:26:11Z">
                      <w:rPr>
                        <w:color w:val="1155cc"/>
                        <w:u w:val="single"/>
                      </w:rPr>
                    </w:rPrChange>
                  </w:rPr>
                  <w:t xml:space="preserve">http://public-repo-1.hortonworks.com/ambari/centos7/2.x/updates/2.7.3.0/RPM-GPG-KEY/RPM-GPG-KEY-Jenkins</w:t>
                </w:r>
              </w:sdtContent>
            </w:sdt>
          </w:hyperlink>
          <w:sdt>
            <w:sdtPr>
              <w:tag w:val="goog_rdk_9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enabled=1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priority=1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# Do same as above in hdp.repo file (here edit hdp path and hdp-utils path)</w:t>
      </w:r>
    </w:p>
    <w:p w:rsidR="00000000" w:rsidDel="00000000" w:rsidP="00000000" w:rsidRDefault="00000000" w:rsidRPr="00000000" w14:paraId="00000036">
      <w:pPr>
        <w:rPr>
          <w:color w:val="9900ff"/>
        </w:rPr>
      </w:pPr>
      <w:r w:rsidDel="00000000" w:rsidR="00000000" w:rsidRPr="00000000">
        <w:rPr>
          <w:rtl w:val="0"/>
        </w:rPr>
        <w:t xml:space="preserve">[root@silver-node1 yum.repos.d]#</w:t>
      </w:r>
      <w:r w:rsidDel="00000000" w:rsidR="00000000" w:rsidRPr="00000000">
        <w:rPr>
          <w:color w:val="9900ff"/>
          <w:rtl w:val="0"/>
        </w:rPr>
        <w:t xml:space="preserve"> vi /etc/yum.repos.d/hdp.repo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#VERSION_NUMBER=3.1.0.0-78</w:t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>
          <w:rtl w:val="0"/>
        </w:rPr>
        <w:t xml:space="preserve">[HDP-3.1.0.0]</w:t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>
          <w:rtl w:val="0"/>
        </w:rPr>
        <w:t xml:space="preserve">name=HDP Version - HDP-3.1.0.0</w:t>
      </w:r>
    </w:p>
    <w:sdt>
      <w:sdtPr>
        <w:tag w:val="goog_rdk_14"/>
      </w:sdtPr>
      <w:sdtContent>
        <w:p w:rsidR="00000000" w:rsidDel="00000000" w:rsidP="00000000" w:rsidRDefault="00000000" w:rsidRPr="00000000" w14:paraId="0000003A">
          <w:pPr>
            <w:ind w:left="0" w:firstLine="720"/>
            <w:rPr>
              <w:sz w:val="28"/>
              <w:szCs w:val="28"/>
              <w:rPrChange w:author="surya" w:id="8" w:date="2023-01-07T18:23:52Z">
                <w:rPr/>
              </w:rPrChange>
            </w:rPr>
          </w:pPr>
          <w:sdt>
            <w:sdtPr>
              <w:tag w:val="goog_rdk_11"/>
            </w:sdtPr>
            <w:sdtContent>
              <w:r w:rsidDel="00000000" w:rsidR="00000000" w:rsidRPr="00000000">
                <w:rPr>
                  <w:sz w:val="28"/>
                  <w:szCs w:val="28"/>
                  <w:rtl w:val="0"/>
                  <w:rPrChange w:author="surya" w:id="8" w:date="2023-01-07T18:23:52Z">
                    <w:rPr/>
                  </w:rPrChange>
                </w:rPr>
                <w:t xml:space="preserve">baseurl=</w:t>
              </w:r>
            </w:sdtContent>
          </w:sdt>
          <w:hyperlink r:id="rId10">
            <w:sdt>
              <w:sdtPr>
                <w:tag w:val="goog_rdk_12"/>
              </w:sdtPr>
              <w:sdtContent>
                <w:r w:rsidDel="00000000" w:rsidR="00000000" w:rsidRPr="00000000">
                  <w:rPr>
                    <w:color w:val="1155cc"/>
                    <w:sz w:val="28"/>
                    <w:szCs w:val="28"/>
                    <w:u w:val="single"/>
                    <w:rtl w:val="0"/>
                    <w:rPrChange w:author="surya" w:id="8" w:date="2023-01-07T18:23:52Z">
                      <w:rPr>
                        <w:color w:val="1155cc"/>
                        <w:u w:val="single"/>
                      </w:rPr>
                    </w:rPrChange>
                  </w:rPr>
                  <w:t xml:space="preserve">http://cluster/hdp/HDP/centos7/3.1.0.0-78</w:t>
                </w:r>
              </w:sdtContent>
            </w:sdt>
          </w:hyperlink>
          <w:sdt>
            <w:sdtPr>
              <w:tag w:val="goog_rdk_13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3B">
          <w:pPr>
            <w:ind w:left="0" w:firstLine="720"/>
            <w:rPr>
              <w:sz w:val="26"/>
              <w:szCs w:val="26"/>
              <w:rPrChange w:author="surya" w:id="9" w:date="2023-01-07T18:24:05Z">
                <w:rPr/>
              </w:rPrChange>
            </w:rPr>
          </w:pPr>
          <w:sdt>
            <w:sdtPr>
              <w:tag w:val="goog_rdk_15"/>
            </w:sdtPr>
            <w:sdtContent>
              <w:r w:rsidDel="00000000" w:rsidR="00000000" w:rsidRPr="00000000">
                <w:rPr>
                  <w:sz w:val="26"/>
                  <w:szCs w:val="26"/>
                  <w:rtl w:val="0"/>
                  <w:rPrChange w:author="surya" w:id="9" w:date="2023-01-07T18:24:05Z">
                    <w:rPr/>
                  </w:rPrChange>
                </w:rPr>
                <w:t xml:space="preserve">gpgcheck=0</w:t>
              </w:r>
            </w:sdtContent>
          </w:sdt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3C">
          <w:pPr>
            <w:ind w:left="0" w:firstLine="720"/>
            <w:rPr>
              <w:sz w:val="26"/>
              <w:szCs w:val="26"/>
              <w:rPrChange w:author="surya" w:id="9" w:date="2023-01-07T18:24:05Z">
                <w:rPr/>
              </w:rPrChange>
            </w:rPr>
          </w:pPr>
          <w:sdt>
            <w:sdtPr>
              <w:tag w:val="goog_rdk_17"/>
            </w:sdtPr>
            <w:sdtContent>
              <w:r w:rsidDel="00000000" w:rsidR="00000000" w:rsidRPr="00000000">
                <w:rPr>
                  <w:sz w:val="26"/>
                  <w:szCs w:val="26"/>
                  <w:rtl w:val="0"/>
                  <w:rPrChange w:author="surya" w:id="9" w:date="2023-01-07T18:24:05Z">
                    <w:rPr/>
                  </w:rPrChange>
                </w:rPr>
                <w:t xml:space="preserve">#gpgkey=</w:t>
              </w:r>
            </w:sdtContent>
          </w:sdt>
          <w:hyperlink r:id="rId11">
            <w:sdt>
              <w:sdtPr>
                <w:tag w:val="goog_rdk_18"/>
              </w:sdtPr>
              <w:sdtContent>
                <w:r w:rsidDel="00000000" w:rsidR="00000000" w:rsidRPr="00000000">
                  <w:rPr>
                    <w:color w:val="1155cc"/>
                    <w:sz w:val="26"/>
                    <w:szCs w:val="26"/>
                    <w:u w:val="single"/>
                    <w:rtl w:val="0"/>
                    <w:rPrChange w:author="surya" w:id="9" w:date="2023-01-07T18:24:05Z">
                      <w:rPr>
                        <w:color w:val="1155cc"/>
                        <w:u w:val="single"/>
                      </w:rPr>
                    </w:rPrChange>
                  </w:rPr>
                  <w:t xml:space="preserve">http://public-repo-1.hortonworks.com/HDP/centos7/3.x/updates/3.1.0.0/RPM-GPG-KEY/RPM-GPG-KEY-Jenkins</w:t>
                </w:r>
              </w:sdtContent>
            </w:sdt>
          </w:hyperlink>
          <w:sdt>
            <w:sdtPr>
              <w:tag w:val="goog_rdk_19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rtl w:val="0"/>
        </w:rPr>
        <w:t xml:space="preserve">enabled=1</w:t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 xml:space="preserve">priority=1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[HDP-UTILS-1.1.0.22]</w:t>
      </w:r>
    </w:p>
    <w:p w:rsidR="00000000" w:rsidDel="00000000" w:rsidP="00000000" w:rsidRDefault="00000000" w:rsidRPr="00000000" w14:paraId="00000042">
      <w:pPr>
        <w:ind w:left="0" w:firstLine="720"/>
        <w:rPr/>
      </w:pPr>
      <w:r w:rsidDel="00000000" w:rsidR="00000000" w:rsidRPr="00000000">
        <w:rPr>
          <w:rtl w:val="0"/>
        </w:rPr>
        <w:t xml:space="preserve">name=HDP-UTILS Version - HDP-UTILS-1.1.0.22</w:t>
      </w:r>
    </w:p>
    <w:sdt>
      <w:sdtPr>
        <w:tag w:val="goog_rdk_24"/>
      </w:sdtPr>
      <w:sdtContent>
        <w:p w:rsidR="00000000" w:rsidDel="00000000" w:rsidP="00000000" w:rsidRDefault="00000000" w:rsidRPr="00000000" w14:paraId="00000043">
          <w:pPr>
            <w:ind w:left="0" w:firstLine="720"/>
            <w:rPr>
              <w:sz w:val="28"/>
              <w:szCs w:val="28"/>
              <w:rPrChange w:author="surya" w:id="10" w:date="2023-01-07T18:24:19Z">
                <w:rPr/>
              </w:rPrChange>
            </w:rPr>
          </w:pPr>
          <w:sdt>
            <w:sdtPr>
              <w:tag w:val="goog_rdk_21"/>
            </w:sdtPr>
            <w:sdtContent>
              <w:r w:rsidDel="00000000" w:rsidR="00000000" w:rsidRPr="00000000">
                <w:rPr>
                  <w:sz w:val="28"/>
                  <w:szCs w:val="28"/>
                  <w:rtl w:val="0"/>
                  <w:rPrChange w:author="surya" w:id="10" w:date="2023-01-07T18:24:19Z">
                    <w:rPr/>
                  </w:rPrChange>
                </w:rPr>
                <w:t xml:space="preserve">baseurl=</w:t>
              </w:r>
            </w:sdtContent>
          </w:sdt>
          <w:hyperlink r:id="rId12">
            <w:sdt>
              <w:sdtPr>
                <w:tag w:val="goog_rdk_22"/>
              </w:sdtPr>
              <w:sdtContent>
                <w:r w:rsidDel="00000000" w:rsidR="00000000" w:rsidRPr="00000000">
                  <w:rPr>
                    <w:color w:val="1155cc"/>
                    <w:sz w:val="28"/>
                    <w:szCs w:val="28"/>
                    <w:u w:val="single"/>
                    <w:rtl w:val="0"/>
                    <w:rPrChange w:author="surya" w:id="10" w:date="2023-01-07T18:24:19Z">
                      <w:rPr>
                        <w:color w:val="1155cc"/>
                        <w:u w:val="single"/>
                      </w:rPr>
                    </w:rPrChange>
                  </w:rPr>
                  <w:t xml:space="preserve">http://cluster/hdp-utils/HDP-UTILS/centos7/1.1.0.22</w:t>
                </w:r>
              </w:sdtContent>
            </w:sdt>
          </w:hyperlink>
          <w:sdt>
            <w:sdtPr>
              <w:tag w:val="goog_rdk_23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44">
          <w:pPr>
            <w:ind w:left="0" w:firstLine="720"/>
            <w:rPr>
              <w:sz w:val="28"/>
              <w:szCs w:val="28"/>
              <w:rPrChange w:author="surya" w:id="10" w:date="2023-01-07T18:24:19Z">
                <w:rPr/>
              </w:rPrChange>
            </w:rPr>
          </w:pPr>
          <w:sdt>
            <w:sdtPr>
              <w:tag w:val="goog_rdk_25"/>
            </w:sdtPr>
            <w:sdtContent>
              <w:r w:rsidDel="00000000" w:rsidR="00000000" w:rsidRPr="00000000">
                <w:rPr>
                  <w:sz w:val="28"/>
                  <w:szCs w:val="28"/>
                  <w:rtl w:val="0"/>
                  <w:rPrChange w:author="surya" w:id="10" w:date="2023-01-07T18:24:19Z">
                    <w:rPr/>
                  </w:rPrChange>
                </w:rPr>
                <w:t xml:space="preserve">gpgcheck=0</w:t>
              </w:r>
            </w:sdtContent>
          </w:sdt>
        </w:p>
      </w:sdtContent>
    </w:sdt>
    <w:sdt>
      <w:sdtPr>
        <w:tag w:val="goog_rdk_30"/>
      </w:sdtPr>
      <w:sdtContent>
        <w:p w:rsidR="00000000" w:rsidDel="00000000" w:rsidP="00000000" w:rsidRDefault="00000000" w:rsidRPr="00000000" w14:paraId="00000045">
          <w:pPr>
            <w:ind w:left="0" w:firstLine="720"/>
            <w:rPr>
              <w:sz w:val="28"/>
              <w:szCs w:val="28"/>
              <w:rPrChange w:author="surya" w:id="10" w:date="2023-01-07T18:24:19Z">
                <w:rPr/>
              </w:rPrChange>
            </w:rPr>
          </w:pPr>
          <w:sdt>
            <w:sdtPr>
              <w:tag w:val="goog_rdk_27"/>
            </w:sdtPr>
            <w:sdtContent>
              <w:r w:rsidDel="00000000" w:rsidR="00000000" w:rsidRPr="00000000">
                <w:rPr>
                  <w:sz w:val="28"/>
                  <w:szCs w:val="28"/>
                  <w:rtl w:val="0"/>
                  <w:rPrChange w:author="surya" w:id="10" w:date="2023-01-07T18:24:19Z">
                    <w:rPr/>
                  </w:rPrChange>
                </w:rPr>
                <w:t xml:space="preserve">#gpgkey=</w:t>
              </w:r>
            </w:sdtContent>
          </w:sdt>
          <w:hyperlink r:id="rId13">
            <w:sdt>
              <w:sdtPr>
                <w:tag w:val="goog_rdk_28"/>
              </w:sdtPr>
              <w:sdtContent>
                <w:r w:rsidDel="00000000" w:rsidR="00000000" w:rsidRPr="00000000">
                  <w:rPr>
                    <w:color w:val="1155cc"/>
                    <w:sz w:val="28"/>
                    <w:szCs w:val="28"/>
                    <w:u w:val="single"/>
                    <w:rtl w:val="0"/>
                    <w:rPrChange w:author="surya" w:id="10" w:date="2023-01-07T18:24:19Z">
                      <w:rPr>
                        <w:color w:val="1155cc"/>
                        <w:u w:val="single"/>
                      </w:rPr>
                    </w:rPrChange>
                  </w:rPr>
                  <w:t xml:space="preserve">http://public-repo-1.hortonworks.com/HDP/centos7/3.x/updates/3.1.0.0/RPM-GPG-KEY/RPM-GPG-KEY-Jenkins</w:t>
                </w:r>
              </w:sdtContent>
            </w:sdt>
          </w:hyperlink>
          <w:sdt>
            <w:sdtPr>
              <w:tag w:val="goog_rdk_29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enabled=1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  <w:t xml:space="preserve">priority=1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#check repolist</w:t>
      </w:r>
    </w:p>
    <w:p w:rsidR="00000000" w:rsidDel="00000000" w:rsidP="00000000" w:rsidRDefault="00000000" w:rsidRPr="00000000" w14:paraId="0000004A">
      <w:pPr>
        <w:rPr>
          <w:color w:val="9900ff"/>
        </w:rPr>
      </w:pPr>
      <w:r w:rsidDel="00000000" w:rsidR="00000000" w:rsidRPr="00000000">
        <w:rPr>
          <w:rtl w:val="0"/>
        </w:rPr>
        <w:t xml:space="preserve">[root@cluster~]#</w:t>
      </w:r>
      <w:r w:rsidDel="00000000" w:rsidR="00000000" w:rsidRPr="00000000">
        <w:rPr>
          <w:color w:val="9900ff"/>
          <w:rtl w:val="0"/>
        </w:rPr>
        <w:t xml:space="preserve">yum repolist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repo id                    repo name                                      status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HDP-3.1.0.0                HDP Version - HDP-3.1.0.0                         201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HDP-UTILS-1.1.0.22         HDP-UTILS Version - HDP-UTILS-1.1.0.22             16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ambari-2.7.3.0             ambari Version - ambari-2.7.3.0                    13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base/7/x86_64              CentOS-7 - Base                                10,072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extras/7/x86_64            CentOS-7 - Extras                                 515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updates/7/x86_64           CentOS-7 - Updates                              4,538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repolist: 15,355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Copy ambari.repo file on other both node in same path</w:t>
      </w:r>
    </w:p>
    <w:p w:rsidR="00000000" w:rsidDel="00000000" w:rsidP="00000000" w:rsidRDefault="00000000" w:rsidRPr="00000000" w14:paraId="0000005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rsync /etc/yum.repos.d/ambari.repo root@node1:/etc/yum.repos.d/ambari.repo </w:t>
      </w:r>
    </w:p>
    <w:p w:rsidR="00000000" w:rsidDel="00000000" w:rsidP="00000000" w:rsidRDefault="00000000" w:rsidRPr="00000000" w14:paraId="0000005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rsync /etc/yum.repos.d/ambari.repo root@node2:/etc/yum.repos.d/ambari.repo</w:t>
      </w:r>
    </w:p>
    <w:p w:rsidR="00000000" w:rsidDel="00000000" w:rsidP="00000000" w:rsidRDefault="00000000" w:rsidRPr="00000000" w14:paraId="0000005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#install,setup,start&amp;check status ambari-server</w:t>
      </w:r>
    </w:p>
    <w:p w:rsidR="00000000" w:rsidDel="00000000" w:rsidP="00000000" w:rsidRDefault="00000000" w:rsidRPr="00000000" w14:paraId="0000005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yum install ambari-sever</w:t>
      </w:r>
    </w:p>
    <w:p w:rsidR="00000000" w:rsidDel="00000000" w:rsidP="00000000" w:rsidRDefault="00000000" w:rsidRPr="00000000" w14:paraId="0000005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ambari-server setup -s</w:t>
      </w:r>
    </w:p>
    <w:p w:rsidR="00000000" w:rsidDel="00000000" w:rsidP="00000000" w:rsidRDefault="00000000" w:rsidRPr="00000000" w14:paraId="0000005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ambari-server start</w:t>
      </w:r>
    </w:p>
    <w:p w:rsidR="00000000" w:rsidDel="00000000" w:rsidP="00000000" w:rsidRDefault="00000000" w:rsidRPr="00000000" w14:paraId="0000005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ambari-server status</w:t>
      </w:r>
    </w:p>
    <w:p w:rsidR="00000000" w:rsidDel="00000000" w:rsidP="00000000" w:rsidRDefault="00000000" w:rsidRPr="00000000" w14:paraId="0000005E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Install start and check status ambari-agent       ("install on all machine")</w:t>
      </w:r>
    </w:p>
    <w:p w:rsidR="00000000" w:rsidDel="00000000" w:rsidP="00000000" w:rsidRDefault="00000000" w:rsidRPr="00000000" w14:paraId="0000006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yum install -y ambari-agent        </w:t>
      </w:r>
    </w:p>
    <w:p w:rsidR="00000000" w:rsidDel="00000000" w:rsidP="00000000" w:rsidRDefault="00000000" w:rsidRPr="00000000" w14:paraId="0000006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ambari-agent start</w:t>
      </w:r>
    </w:p>
    <w:p w:rsidR="00000000" w:rsidDel="00000000" w:rsidP="00000000" w:rsidRDefault="00000000" w:rsidRPr="00000000" w14:paraId="0000006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ambari-agent status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 Edit this file(Write in hostname=’cluster hostname’ on all machine )</w:t>
      </w:r>
    </w:p>
    <w:p w:rsidR="00000000" w:rsidDel="00000000" w:rsidP="00000000" w:rsidRDefault="00000000" w:rsidRPr="00000000" w14:paraId="00000065">
      <w:pPr>
        <w:rPr>
          <w:color w:val="9900ff"/>
        </w:rPr>
      </w:pPr>
      <w:r w:rsidDel="00000000" w:rsidR="00000000" w:rsidRPr="00000000">
        <w:rPr>
          <w:rtl w:val="0"/>
        </w:rPr>
        <w:t xml:space="preserve">[root@silver-node1 ambari]# </w:t>
      </w:r>
      <w:r w:rsidDel="00000000" w:rsidR="00000000" w:rsidRPr="00000000">
        <w:rPr>
          <w:color w:val="9900ff"/>
          <w:rtl w:val="0"/>
        </w:rPr>
        <w:t xml:space="preserve">vi /etc/ambari-agent/conf/ambari-agent.ini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# Licensed to the Apache Software Foundation (ASF) under one or more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# contributor license agreements.  See the NOTICE file distributed with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  <w:t xml:space="preserve"># this work for additional information regarding copyright ownership.</w:t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  <w:t xml:space="preserve"># The ASF licenses this file to You under the Apache License, Version 2.0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# (the "License"); you may not use this file except in compliance with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# the License.  You may obtain a copy of the License at</w:t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  <w:t xml:space="preserve">#   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http://www.apache.org/licenses/LICENSE-2.0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# Unless required by applicable law or agreed to in writing, software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# distributed under the License is distributed on an "AS IS" BASIS,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  <w:t xml:space="preserve"># WITHOUT WARRANTIES OR CONDITIONS OF ANY KIND, either express or implied.</w:t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# See the License for the specific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  <w:t xml:space="preserve">[server]</w:t>
      </w:r>
    </w:p>
    <w:sdt>
      <w:sdtPr>
        <w:tag w:val="goog_rdk_32"/>
      </w:sdtPr>
      <w:sdtContent>
        <w:p w:rsidR="00000000" w:rsidDel="00000000" w:rsidP="00000000" w:rsidRDefault="00000000" w:rsidRPr="00000000" w14:paraId="00000075">
          <w:pPr>
            <w:ind w:firstLine="720"/>
            <w:rPr>
              <w:sz w:val="34"/>
              <w:szCs w:val="34"/>
              <w:rPrChange w:author="surya" w:id="11" w:date="2023-01-07T18:23:14Z">
                <w:rPr/>
              </w:rPrChange>
            </w:rPr>
          </w:pPr>
          <w:sdt>
            <w:sdtPr>
              <w:tag w:val="goog_rdk_31"/>
            </w:sdtPr>
            <w:sdtContent>
              <w:r w:rsidDel="00000000" w:rsidR="00000000" w:rsidRPr="00000000">
                <w:rPr>
                  <w:sz w:val="34"/>
                  <w:szCs w:val="34"/>
                  <w:rtl w:val="0"/>
                  <w:rPrChange w:author="surya" w:id="11" w:date="2023-01-07T18:23:14Z">
                    <w:rPr/>
                  </w:rPrChange>
                </w:rPr>
                <w:t xml:space="preserve">hostname=cluster</w:t>
              </w:r>
            </w:sdtContent>
          </w:sdt>
        </w:p>
      </w:sdtContent>
    </w:sdt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url_port=8440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secured_url_port=8441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connect_retry_delay=10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max_reconnect_retry_delay=30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>
          <w:rtl w:val="0"/>
        </w:rPr>
        <w:t xml:space="preserve">[agent]</w:t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  <w:t xml:space="preserve">logdir=/var/log/ambari-agent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piddir=/var/run/ambari-agent</w:t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prefix=/var/lib/ambari-agent/data</w:t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>
          <w:rtl w:val="0"/>
        </w:rPr>
        <w:t xml:space="preserve">;loglevel=(DEBUG/INFO)</w:t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  <w:t xml:space="preserve">loglevel=INFO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  <w:t xml:space="preserve">data_cleanup_interval=86400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data_cleanup_max_age=2592000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data_cleanup_max_size_MB = 100</w:t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  <w:t xml:space="preserve">ping_port=8670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  <w:t xml:space="preserve">cache_dir=/var/lib/ambari-agent/cache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tolerate_download_failures=true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run_as_user=root</w:t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  <w:t xml:space="preserve">parallel_execution=0</w:t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  <w:t xml:space="preserve">; 0 - don't report commands output periodically. Reduces bandwidth on big cluster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command_update_output=1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alert_reports_interval=5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 xml:space="preserve">command_reports_interval=5</w:t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  <w:t xml:space="preserve">status_commands_run_interval=20</w:t>
      </w:r>
    </w:p>
    <w:p w:rsidR="00000000" w:rsidDel="00000000" w:rsidP="00000000" w:rsidRDefault="00000000" w:rsidRPr="00000000" w14:paraId="0000008F">
      <w:pPr>
        <w:ind w:firstLine="720"/>
        <w:rPr/>
      </w:pPr>
      <w:r w:rsidDel="00000000" w:rsidR="00000000" w:rsidRPr="00000000">
        <w:rPr>
          <w:rtl w:val="0"/>
        </w:rPr>
        <w:t xml:space="preserve">alert_grace_period=5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dt>
      <w:sdtPr>
        <w:tag w:val="goog_rdk_35"/>
      </w:sdtPr>
      <w:sdtContent>
        <w:p w:rsidR="00000000" w:rsidDel="00000000" w:rsidP="00000000" w:rsidRDefault="00000000" w:rsidRPr="00000000" w14:paraId="00000091">
          <w:pPr>
            <w:rPr>
              <w:ins w:author="surya" w:id="12" w:date="2023-01-07T18:29:46Z"/>
            </w:rPr>
          </w:pPr>
          <w:sdt>
            <w:sdtPr>
              <w:tag w:val="goog_rdk_34"/>
            </w:sdtPr>
            <w:sdtContent>
              <w:ins w:author="surya" w:id="12" w:date="2023-01-07T18:29:46Z">
                <w:r w:rsidDel="00000000" w:rsidR="00000000" w:rsidRPr="00000000">
                  <w:rPr>
                    <w:rtl w:val="0"/>
                  </w:rPr>
                  <w:t xml:space="preserve"># restart all services (httpd,ambari-server,amabri-agent,)</w:t>
                </w:r>
              </w:ins>
            </w:sdtContent>
          </w:sdt>
        </w:p>
      </w:sdtContent>
    </w:sdt>
    <w:p w:rsidR="00000000" w:rsidDel="00000000" w:rsidP="00000000" w:rsidRDefault="00000000" w:rsidRPr="00000000" w14:paraId="00000092">
      <w:pPr>
        <w:rPr/>
      </w:pPr>
      <w:sdt>
        <w:sdtPr>
          <w:tag w:val="goog_rdk_36"/>
        </w:sdtPr>
        <w:sdtContent>
          <w:ins w:author="surya" w:id="12" w:date="2023-01-07T18:29:46Z">
            <w:r w:rsidDel="00000000" w:rsidR="00000000" w:rsidRPr="00000000">
              <w:rPr>
                <w:rtl w:val="0"/>
              </w:rPr>
              <w:t xml:space="preserve"># stop firewall</w:t>
            </w:r>
          </w:ins>
        </w:sdtContent>
      </w:sdt>
      <w:r w:rsidDel="00000000" w:rsidR="00000000" w:rsidRPr="00000000">
        <w:rPr>
          <w:rtl w:val="0"/>
        </w:rPr>
      </w:r>
    </w:p>
    <w:sdt>
      <w:sdtPr>
        <w:tag w:val="goog_rdk_39"/>
      </w:sdtPr>
      <w:sdtContent>
        <w:p w:rsidR="00000000" w:rsidDel="00000000" w:rsidP="00000000" w:rsidRDefault="00000000" w:rsidRPr="00000000" w14:paraId="00000093">
          <w:pPr>
            <w:rPr>
              <w:ins w:author="surya" w:id="13" w:date="2023-01-07T18:31:35Z"/>
            </w:rPr>
          </w:pPr>
          <w:sdt>
            <w:sdtPr>
              <w:tag w:val="goog_rdk_38"/>
            </w:sdtPr>
            <w:sdtContent>
              <w:ins w:author="surya" w:id="13" w:date="2023-01-07T18:31:3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94">
          <w:pPr>
            <w:rPr>
              <w:ins w:author="surya" w:id="13" w:date="2023-01-07T18:31:35Z"/>
            </w:rPr>
          </w:pPr>
          <w:sdt>
            <w:sdtPr>
              <w:tag w:val="goog_rdk_40"/>
            </w:sdtPr>
            <w:sdtContent>
              <w:ins w:author="surya" w:id="13" w:date="2023-01-07T18:31:35Z">
                <w:r w:rsidDel="00000000" w:rsidR="00000000" w:rsidRPr="00000000">
                  <w:rPr>
                    <w:rtl w:val="0"/>
                  </w:rPr>
                  <w:t xml:space="preserve">#Go to browser and type:-cluster:8080/#/login</w:t>
                </w:r>
              </w:ins>
            </w:sdtContent>
          </w:sdt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95">
          <w:pPr>
            <w:rPr>
              <w:ins w:author="surya" w:id="13" w:date="2023-01-07T18:31:35Z"/>
            </w:rPr>
          </w:pPr>
          <w:sdt>
            <w:sdtPr>
              <w:tag w:val="goog_rdk_42"/>
            </w:sdtPr>
            <w:sdtContent>
              <w:ins w:author="surya" w:id="13" w:date="2023-01-07T18:31:35Z">
                <w:r w:rsidDel="00000000" w:rsidR="00000000" w:rsidRPr="00000000">
                  <w:rPr>
                    <w:rtl w:val="0"/>
                  </w:rPr>
                  <w:t xml:space="preserve">Id-admin</w:t>
                </w:r>
              </w:ins>
            </w:sdtContent>
          </w:sdt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96">
          <w:pPr>
            <w:rPr>
              <w:ins w:author="surya" w:id="13" w:date="2023-01-07T18:31:35Z"/>
            </w:rPr>
          </w:pPr>
          <w:sdt>
            <w:sdtPr>
              <w:tag w:val="goog_rdk_44"/>
            </w:sdtPr>
            <w:sdtContent>
              <w:ins w:author="surya" w:id="13" w:date="2023-01-07T18:31:35Z">
                <w:r w:rsidDel="00000000" w:rsidR="00000000" w:rsidRPr="00000000">
                  <w:rPr>
                    <w:rtl w:val="0"/>
                  </w:rPr>
                  <w:t xml:space="preserve">Password-admin</w:t>
                </w:r>
              </w:ins>
            </w:sdtContent>
          </w:sdt>
        </w:p>
      </w:sdtContent>
    </w:sdt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sdt>
        <w:sdtPr>
          <w:tag w:val="goog_rdk_47"/>
        </w:sdtPr>
        <w:sdtContent>
          <w:ins w:author="surya" w:id="14" w:date="2023-01-07T18:34:16Z">
            <w:r w:rsidDel="00000000" w:rsidR="00000000" w:rsidRPr="00000000">
              <w:rPr>
                <w:rtl w:val="0"/>
              </w:rPr>
              <w:t xml:space="preserve"># Write name as u want and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dt>
      <w:sdtPr>
        <w:tag w:val="goog_rdk_50"/>
      </w:sdtPr>
      <w:sdtContent>
        <w:p w:rsidR="00000000" w:rsidDel="00000000" w:rsidP="00000000" w:rsidRDefault="00000000" w:rsidRPr="00000000" w14:paraId="000000A0">
          <w:pPr>
            <w:rPr>
              <w:ins w:author="surya" w:id="15" w:date="2023-01-07T18:35:20Z"/>
            </w:rPr>
          </w:pPr>
          <w:sdt>
            <w:sdtPr>
              <w:tag w:val="goog_rdk_49"/>
            </w:sdtPr>
            <w:sdtContent>
              <w:ins w:author="surya" w:id="15" w:date="2023-01-07T18:35:20Z">
                <w:r w:rsidDel="00000000" w:rsidR="00000000" w:rsidRPr="00000000">
                  <w:rPr>
                    <w:rtl w:val="0"/>
                  </w:rPr>
                  <w:t xml:space="preserve">#Copy and paste hdp and hdp-utils path from hdp.repo file and click next</w:t>
                </w:r>
              </w:ins>
            </w:sdtContent>
          </w:sdt>
        </w:p>
      </w:sdtContent>
    </w:sdt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sdt>
        <w:sdtPr>
          <w:tag w:val="goog_rdk_52"/>
        </w:sdtPr>
        <w:sdtContent>
          <w:ins w:author="surya" w:id="16" w:date="2023-01-07T18:37:23Z">
            <w:r w:rsidDel="00000000" w:rsidR="00000000" w:rsidRPr="00000000">
              <w:rPr>
                <w:rtl w:val="0"/>
              </w:rPr>
              <w:t xml:space="preserve"># Write your cluster and nodes name and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sdt>
        <w:sdtPr>
          <w:tag w:val="goog_rdk_54"/>
        </w:sdtPr>
        <w:sdtContent>
          <w:ins w:author="surya" w:id="17" w:date="2023-01-07T18:38:03Z">
            <w:r w:rsidDel="00000000" w:rsidR="00000000" w:rsidRPr="00000000">
              <w:rPr>
                <w:rtl w:val="0"/>
              </w:rPr>
              <w:t xml:space="preserve">#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sdt>
        <w:sdtPr>
          <w:tag w:val="goog_rdk_56"/>
        </w:sdtPr>
        <w:sdtContent>
          <w:ins w:author="surya" w:id="18" w:date="2023-01-07T18:38:20Z">
            <w:r w:rsidDel="00000000" w:rsidR="00000000" w:rsidRPr="00000000">
              <w:rPr>
                <w:rtl w:val="0"/>
              </w:rPr>
              <w:t xml:space="preserve"># Selct as given below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sdt>
        <w:sdtPr>
          <w:tag w:val="goog_rdk_58"/>
        </w:sdtPr>
        <w:sdtContent>
          <w:ins w:author="surya" w:id="19" w:date="2023-01-07T18:38:53Z">
            <w:r w:rsidDel="00000000" w:rsidR="00000000" w:rsidRPr="00000000">
              <w:rPr>
                <w:rtl w:val="0"/>
              </w:rPr>
              <w:t xml:space="preserve">#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sdt>
        <w:sdtPr>
          <w:tag w:val="goog_rdk_60"/>
        </w:sdtPr>
        <w:sdtContent>
          <w:ins w:author="surya" w:id="20" w:date="2023-01-07T18:39:13Z">
            <w:r w:rsidDel="00000000" w:rsidR="00000000" w:rsidRPr="00000000">
              <w:rPr>
                <w:rtl w:val="0"/>
              </w:rPr>
              <w:t xml:space="preserve"># Check tick as following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sdt>
        <w:sdtPr>
          <w:tag w:val="goog_rdk_62"/>
        </w:sdtPr>
        <w:sdtContent>
          <w:ins w:author="surya" w:id="21" w:date="2023-01-07T18:39:38Z">
            <w:r w:rsidDel="00000000" w:rsidR="00000000" w:rsidRPr="00000000">
              <w:rPr>
                <w:rtl w:val="0"/>
              </w:rPr>
              <w:t xml:space="preserve"># Enter pasword and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sdt>
        <w:sdtPr>
          <w:tag w:val="goog_rdk_64"/>
        </w:sdtPr>
        <w:sdtContent>
          <w:ins w:author="surya" w:id="22" w:date="2023-01-07T18:40:30Z">
            <w:r w:rsidDel="00000000" w:rsidR="00000000" w:rsidRPr="00000000">
              <w:rPr>
                <w:rtl w:val="0"/>
              </w:rPr>
              <w:t xml:space="preserve">#click on link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dt>
      <w:sdtPr>
        <w:tag w:val="goog_rdk_67"/>
      </w:sdtPr>
      <w:sdtContent>
        <w:p w:rsidR="00000000" w:rsidDel="00000000" w:rsidP="00000000" w:rsidRDefault="00000000" w:rsidRPr="00000000" w14:paraId="000000C4">
          <w:pPr>
            <w:rPr>
              <w:ins w:author="surya" w:id="23" w:date="2023-01-07T18:40:51Z"/>
            </w:rPr>
          </w:pPr>
          <w:sdt>
            <w:sdtPr>
              <w:tag w:val="goog_rdk_66"/>
            </w:sdtPr>
            <w:sdtContent>
              <w:ins w:author="surya" w:id="23" w:date="2023-01-07T18:40:51Z">
                <w:r w:rsidDel="00000000" w:rsidR="00000000" w:rsidRPr="00000000">
                  <w:rPr>
                    <w:rtl w:val="0"/>
                  </w:rPr>
                  <w:t xml:space="preserve"># select your OS and their version </w:t>
                </w:r>
              </w:ins>
            </w:sdtContent>
          </w:sdt>
        </w:p>
      </w:sdtContent>
    </w:sdt>
    <w:p w:rsidR="00000000" w:rsidDel="00000000" w:rsidP="00000000" w:rsidRDefault="00000000" w:rsidRPr="00000000" w14:paraId="000000C5">
      <w:pPr>
        <w:rPr/>
      </w:pPr>
      <w:sdt>
        <w:sdtPr>
          <w:tag w:val="goog_rdk_68"/>
        </w:sdtPr>
        <w:sdtContent>
          <w:ins w:author="surya" w:id="23" w:date="2023-01-07T18:40:51Z">
            <w:r w:rsidDel="00000000" w:rsidR="00000000" w:rsidRPr="00000000">
              <w:rPr>
                <w:rtl w:val="0"/>
              </w:rPr>
              <w:t xml:space="preserve"># Click on download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6474388" cy="344697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388" cy="344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sdt>
        <w:sdtPr>
          <w:tag w:val="goog_rdk_70"/>
        </w:sdtPr>
        <w:sdtContent>
          <w:ins w:author="surya" w:id="24" w:date="2023-01-07T18:42:32Z">
            <w:r w:rsidDel="00000000" w:rsidR="00000000" w:rsidRPr="00000000">
              <w:rPr>
                <w:rtl w:val="0"/>
              </w:rPr>
              <w:t xml:space="preserve"># Click on ‘no thanks just want to Download’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73"/>
      </w:sdtPr>
      <w:sdtContent>
        <w:p w:rsidR="00000000" w:rsidDel="00000000" w:rsidP="00000000" w:rsidRDefault="00000000" w:rsidRPr="00000000" w14:paraId="000000CB">
          <w:pPr>
            <w:rPr>
              <w:ins w:author="surya" w:id="25" w:date="2023-01-07T18:44:46Z"/>
            </w:rPr>
          </w:pPr>
          <w:sdt>
            <w:sdtPr>
              <w:tag w:val="goog_rdk_72"/>
            </w:sdtPr>
            <w:sdtContent>
              <w:ins w:author="surya" w:id="25" w:date="2023-01-07T18:44:46Z">
                <w:r w:rsidDel="00000000" w:rsidR="00000000" w:rsidRPr="00000000">
                  <w:rPr>
                    <w:rtl w:val="0"/>
                  </w:rPr>
                  <w:t xml:space="preserve">On terminal</w:t>
                </w:r>
              </w:ins>
            </w:sdtContent>
          </w:sdt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CC">
          <w:pPr>
            <w:rPr>
              <w:ins w:author="surya" w:id="25" w:date="2023-01-07T18:44:46Z"/>
            </w:rPr>
          </w:pPr>
          <w:sdt>
            <w:sdtPr>
              <w:tag w:val="goog_rdk_74"/>
            </w:sdtPr>
            <w:sdtContent>
              <w:ins w:author="surya" w:id="25" w:date="2023-01-07T18:44:46Z">
                <w:r w:rsidDel="00000000" w:rsidR="00000000" w:rsidRPr="00000000">
                  <w:rPr>
                    <w:rtl w:val="0"/>
                  </w:rPr>
                  <w:tab/>
                  <w:t xml:space="preserve">rpm -ivh /root/Downloads/mysql-connector-j-8.0.31-1.el7.noarch.rpm</w:t>
                </w:r>
              </w:ins>
            </w:sdtContent>
          </w:sdt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CD">
          <w:pPr>
            <w:rPr>
              <w:ins w:author="surya" w:id="25" w:date="2023-01-07T18:44:46Z"/>
            </w:rPr>
          </w:pPr>
          <w:sdt>
            <w:sdtPr>
              <w:tag w:val="goog_rdk_76"/>
            </w:sdtPr>
            <w:sdtContent>
              <w:ins w:author="surya" w:id="25" w:date="2023-01-07T18:44:46Z">
                <w:r w:rsidDel="00000000" w:rsidR="00000000" w:rsidRPr="00000000">
                  <w:rPr>
                    <w:rtl w:val="0"/>
                  </w:rPr>
                  <w:tab/>
                  <w:t xml:space="preserve">Cd /usr/share/java/</w:t>
                </w:r>
              </w:ins>
            </w:sdtContent>
          </w:sdt>
        </w:p>
      </w:sdtContent>
    </w:sdt>
    <w:p w:rsidR="00000000" w:rsidDel="00000000" w:rsidP="00000000" w:rsidRDefault="00000000" w:rsidRPr="00000000" w14:paraId="000000CE">
      <w:pPr>
        <w:rPr/>
      </w:pPr>
      <w:sdt>
        <w:sdtPr>
          <w:tag w:val="goog_rdk_78"/>
        </w:sdtPr>
        <w:sdtContent>
          <w:ins w:author="surya" w:id="25" w:date="2023-01-07T18:44:46Z">
            <w:r w:rsidDel="00000000" w:rsidR="00000000" w:rsidRPr="00000000">
              <w:rPr>
                <w:rtl w:val="0"/>
              </w:rPr>
              <w:tab/>
              <w:t xml:space="preserve">Ambari-server setup –jdbc-db=mysql –jdbc-driver=/usr/share/java/mysql-connector-j.jar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sdt>
        <w:sdtPr>
          <w:tag w:val="goog_rdk_80"/>
        </w:sdtPr>
        <w:sdtContent>
          <w:ins w:author="surya" w:id="26" w:date="2023-01-07T18:43:26Z">
            <w:r w:rsidDel="00000000" w:rsidR="00000000" w:rsidRPr="00000000">
              <w:rPr>
                <w:rtl w:val="0"/>
              </w:rPr>
              <w:t xml:space="preserve"># Click on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sdt>
        <w:sdtPr>
          <w:tag w:val="goog_rdk_82"/>
        </w:sdtPr>
        <w:sdtContent>
          <w:ins w:author="surya" w:id="27" w:date="2023-01-07T18:43:44Z">
            <w:r w:rsidDel="00000000" w:rsidR="00000000" w:rsidRPr="00000000">
              <w:rPr>
                <w:rtl w:val="0"/>
              </w:rPr>
              <w:t xml:space="preserve"># Click on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sdt>
        <w:sdtPr>
          <w:tag w:val="goog_rdk_84"/>
        </w:sdtPr>
        <w:sdtContent>
          <w:ins w:author="surya" w:id="28" w:date="2023-01-07T18:44:01Z">
            <w:r w:rsidDel="00000000" w:rsidR="00000000" w:rsidRPr="00000000">
              <w:rPr>
                <w:rtl w:val="0"/>
              </w:rPr>
              <w:t xml:space="preserve"># Click ‘Next’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sdt>
      <w:sdtPr>
        <w:tag w:val="goog_rdk_87"/>
      </w:sdtPr>
      <w:sdtContent>
        <w:p w:rsidR="00000000" w:rsidDel="00000000" w:rsidP="00000000" w:rsidRDefault="00000000" w:rsidRPr="00000000" w14:paraId="000000DB">
          <w:pPr>
            <w:rPr>
              <w:ins w:author="surya" w:id="29" w:date="2023-01-07T18:50:50Z"/>
            </w:rPr>
          </w:pPr>
          <w:sdt>
            <w:sdtPr>
              <w:tag w:val="goog_rdk_86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 xml:space="preserve">Open this URL:-</w:t>
                </w: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HYPERLINK "https://www.cnblogs.com/nshuai/p/13404273.html"</w:instrText>
                </w:r>
                <w:r w:rsidDel="00000000" w:rsidR="00000000" w:rsidRPr="00000000"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https://www.cnblogs.com/nshuai/p/13404273.html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9"/>
      </w:sdtPr>
      <w:sdtContent>
        <w:p w:rsidR="00000000" w:rsidDel="00000000" w:rsidP="00000000" w:rsidRDefault="00000000" w:rsidRPr="00000000" w14:paraId="000000DC">
          <w:pPr>
            <w:rPr>
              <w:ins w:author="surya" w:id="29" w:date="2023-01-07T18:50:50Z"/>
            </w:rPr>
          </w:pPr>
          <w:sdt>
            <w:sdtPr>
              <w:tag w:val="goog_rdk_88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ab/>
                  <w:tab/>
                  <w:tab/>
                  <w:tab/>
                  <w:t xml:space="preserve">‘or’</w:t>
                </w:r>
              </w:ins>
            </w:sdtContent>
          </w:sdt>
        </w:p>
      </w:sdtContent>
    </w:sdt>
    <w:sdt>
      <w:sdtPr>
        <w:tag w:val="goog_rdk_91"/>
      </w:sdtPr>
      <w:sdtContent>
        <w:p w:rsidR="00000000" w:rsidDel="00000000" w:rsidP="00000000" w:rsidRDefault="00000000" w:rsidRPr="00000000" w14:paraId="000000DD">
          <w:pPr>
            <w:rPr>
              <w:ins w:author="surya" w:id="29" w:date="2023-01-07T18:50:50Z"/>
            </w:rPr>
          </w:pPr>
          <w:sdt>
            <w:sdtPr>
              <w:tag w:val="goog_rdk_90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ab/>
                  <w:tab/>
                  <w:tab/>
                  <w:t xml:space="preserve">Follow below rule</w:t>
                </w:r>
              </w:ins>
            </w:sdtContent>
          </w:sdt>
        </w:p>
      </w:sdtContent>
    </w:sdt>
    <w:sdt>
      <w:sdtPr>
        <w:tag w:val="goog_rdk_93"/>
      </w:sdtPr>
      <w:sdtContent>
        <w:p w:rsidR="00000000" w:rsidDel="00000000" w:rsidP="00000000" w:rsidRDefault="00000000" w:rsidRPr="00000000" w14:paraId="000000DE">
          <w:pPr>
            <w:rPr>
              <w:ins w:author="surya" w:id="29" w:date="2023-01-07T18:50:50Z"/>
            </w:rPr>
          </w:pPr>
          <w:sdt>
            <w:sdtPr>
              <w:tag w:val="goog_rdk_92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 xml:space="preserve">find out the line(39892) : onNetworkIssuesExist: function () {</w:t>
                </w:r>
              </w:ins>
            </w:sdtContent>
          </w:sdt>
        </w:p>
      </w:sdtContent>
    </w:sdt>
    <w:sdt>
      <w:sdtPr>
        <w:tag w:val="goog_rdk_95"/>
      </w:sdtPr>
      <w:sdtContent>
        <w:p w:rsidR="00000000" w:rsidDel="00000000" w:rsidP="00000000" w:rsidRDefault="00000000" w:rsidRPr="00000000" w14:paraId="000000DF">
          <w:pPr>
            <w:rPr>
              <w:ins w:author="surya" w:id="29" w:date="2023-01-07T18:50:50Z"/>
            </w:rPr>
          </w:pPr>
          <w:sdt>
            <w:sdtPr>
              <w:tag w:val="goog_rdk_94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"/>
      </w:sdtPr>
      <w:sdtContent>
        <w:p w:rsidR="00000000" w:rsidDel="00000000" w:rsidP="00000000" w:rsidRDefault="00000000" w:rsidRPr="00000000" w14:paraId="000000E0">
          <w:pPr>
            <w:rPr>
              <w:ins w:author="surya" w:id="29" w:date="2023-01-07T18:50:50Z"/>
            </w:rPr>
          </w:pPr>
          <w:sdt>
            <w:sdtPr>
              <w:tag w:val="goog_rdk_96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 xml:space="preserve">Change the line from :</w:t>
                </w:r>
              </w:ins>
            </w:sdtContent>
          </w:sdt>
        </w:p>
      </w:sdtContent>
    </w:sdt>
    <w:sdt>
      <w:sdtPr>
        <w:tag w:val="goog_rdk_99"/>
      </w:sdtPr>
      <w:sdtContent>
        <w:p w:rsidR="00000000" w:rsidDel="00000000" w:rsidP="00000000" w:rsidRDefault="00000000" w:rsidRPr="00000000" w14:paraId="000000E1">
          <w:pPr>
            <w:rPr>
              <w:ins w:author="surya" w:id="29" w:date="2023-01-07T18:50:50Z"/>
            </w:rPr>
          </w:pPr>
          <w:sdt>
            <w:sdtPr>
              <w:tag w:val="goog_rdk_98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"/>
      </w:sdtPr>
      <w:sdtContent>
        <w:p w:rsidR="00000000" w:rsidDel="00000000" w:rsidP="00000000" w:rsidRDefault="00000000" w:rsidRPr="00000000" w14:paraId="000000E2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00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/**</w:t>
                </w:r>
              </w:ins>
            </w:sdtContent>
          </w:sdt>
        </w:p>
      </w:sdtContent>
    </w:sdt>
    <w:sdt>
      <w:sdtPr>
        <w:tag w:val="goog_rdk_103"/>
      </w:sdtPr>
      <w:sdtContent>
        <w:p w:rsidR="00000000" w:rsidDel="00000000" w:rsidP="00000000" w:rsidRDefault="00000000" w:rsidRPr="00000000" w14:paraId="000000E3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02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* Use Local Repo if some network issues exist</w:t>
                </w:r>
              </w:ins>
            </w:sdtContent>
          </w:sdt>
        </w:p>
      </w:sdtContent>
    </w:sdt>
    <w:sdt>
      <w:sdtPr>
        <w:tag w:val="goog_rdk_105"/>
      </w:sdtPr>
      <w:sdtContent>
        <w:p w:rsidR="00000000" w:rsidDel="00000000" w:rsidP="00000000" w:rsidRDefault="00000000" w:rsidRPr="00000000" w14:paraId="000000E4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04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*/</w:t>
                </w:r>
              </w:ins>
            </w:sdtContent>
          </w:sdt>
        </w:p>
      </w:sdtContent>
    </w:sdt>
    <w:sdt>
      <w:sdtPr>
        <w:tag w:val="goog_rdk_107"/>
      </w:sdtPr>
      <w:sdtContent>
        <w:p w:rsidR="00000000" w:rsidDel="00000000" w:rsidP="00000000" w:rsidRDefault="00000000" w:rsidRPr="00000000" w14:paraId="000000E5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06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onNetworkIssuesExist: function () {</w:t>
                </w:r>
              </w:ins>
            </w:sdtContent>
          </w:sdt>
        </w:p>
      </w:sdtContent>
    </w:sdt>
    <w:sdt>
      <w:sdtPr>
        <w:tag w:val="goog_rdk_109"/>
      </w:sdtPr>
      <w:sdtContent>
        <w:p w:rsidR="00000000" w:rsidDel="00000000" w:rsidP="00000000" w:rsidRDefault="00000000" w:rsidRPr="00000000" w14:paraId="000000E6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08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if (this.get('networkIssuesExist')) {</w:t>
                </w:r>
              </w:ins>
            </w:sdtContent>
          </w:sdt>
        </w:p>
      </w:sdtContent>
    </w:sdt>
    <w:sdt>
      <w:sdtPr>
        <w:tag w:val="goog_rdk_111"/>
      </w:sdtPr>
      <w:sdtContent>
        <w:p w:rsidR="00000000" w:rsidDel="00000000" w:rsidP="00000000" w:rsidRDefault="00000000" w:rsidRPr="00000000" w14:paraId="000000E7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10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this.get('content.stacks').forEach(function (stack) {</w:t>
                </w:r>
              </w:ins>
            </w:sdtContent>
          </w:sdt>
        </w:p>
      </w:sdtContent>
    </w:sdt>
    <w:sdt>
      <w:sdtPr>
        <w:tag w:val="goog_rdk_113"/>
      </w:sdtPr>
      <w:sdtContent>
        <w:p w:rsidR="00000000" w:rsidDel="00000000" w:rsidP="00000000" w:rsidRDefault="00000000" w:rsidRPr="00000000" w14:paraId="000000E8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12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stack.setProperties({</w:t>
                </w:r>
              </w:ins>
            </w:sdtContent>
          </w:sdt>
        </w:p>
      </w:sdtContent>
    </w:sdt>
    <w:sdt>
      <w:sdtPr>
        <w:tag w:val="goog_rdk_115"/>
      </w:sdtPr>
      <w:sdtContent>
        <w:p w:rsidR="00000000" w:rsidDel="00000000" w:rsidP="00000000" w:rsidRDefault="00000000" w:rsidRPr="00000000" w14:paraId="000000E9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14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usePublicRepo: false,</w:t>
                </w:r>
              </w:ins>
            </w:sdtContent>
          </w:sdt>
        </w:p>
      </w:sdtContent>
    </w:sdt>
    <w:sdt>
      <w:sdtPr>
        <w:tag w:val="goog_rdk_117"/>
      </w:sdtPr>
      <w:sdtContent>
        <w:p w:rsidR="00000000" w:rsidDel="00000000" w:rsidP="00000000" w:rsidRDefault="00000000" w:rsidRPr="00000000" w14:paraId="000000EA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16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useLocalRepo: true</w:t>
                </w:r>
              </w:ins>
            </w:sdtContent>
          </w:sdt>
        </w:p>
      </w:sdtContent>
    </w:sdt>
    <w:sdt>
      <w:sdtPr>
        <w:tag w:val="goog_rdk_119"/>
      </w:sdtPr>
      <w:sdtContent>
        <w:p w:rsidR="00000000" w:rsidDel="00000000" w:rsidP="00000000" w:rsidRDefault="00000000" w:rsidRPr="00000000" w14:paraId="000000EB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18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});</w:t>
                </w:r>
              </w:ins>
            </w:sdtContent>
          </w:sdt>
        </w:p>
      </w:sdtContent>
    </w:sdt>
    <w:sdt>
      <w:sdtPr>
        <w:tag w:val="goog_rdk_121"/>
      </w:sdtPr>
      <w:sdtContent>
        <w:p w:rsidR="00000000" w:rsidDel="00000000" w:rsidP="00000000" w:rsidRDefault="00000000" w:rsidRPr="00000000" w14:paraId="000000EC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20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stack.cleanReposBaseUrls();</w:t>
                </w:r>
              </w:ins>
            </w:sdtContent>
          </w:sdt>
        </w:p>
      </w:sdtContent>
    </w:sdt>
    <w:sdt>
      <w:sdtPr>
        <w:tag w:val="goog_rdk_123"/>
      </w:sdtPr>
      <w:sdtContent>
        <w:p w:rsidR="00000000" w:rsidDel="00000000" w:rsidP="00000000" w:rsidRDefault="00000000" w:rsidRPr="00000000" w14:paraId="000000ED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22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});</w:t>
                </w:r>
              </w:ins>
            </w:sdtContent>
          </w:sdt>
        </w:p>
      </w:sdtContent>
    </w:sdt>
    <w:sdt>
      <w:sdtPr>
        <w:tag w:val="goog_rdk_125"/>
      </w:sdtPr>
      <w:sdtContent>
        <w:p w:rsidR="00000000" w:rsidDel="00000000" w:rsidP="00000000" w:rsidRDefault="00000000" w:rsidRPr="00000000" w14:paraId="000000EE">
          <w:pPr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24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}</w:t>
                </w:r>
              </w:ins>
            </w:sdtContent>
          </w:sdt>
        </w:p>
      </w:sdtContent>
    </w:sdt>
    <w:sdt>
      <w:sdtPr>
        <w:tag w:val="goog_rdk_127"/>
      </w:sdtPr>
      <w:sdtContent>
        <w:p w:rsidR="00000000" w:rsidDel="00000000" w:rsidP="00000000" w:rsidRDefault="00000000" w:rsidRPr="00000000" w14:paraId="000000EF">
          <w:pPr>
            <w:ind w:left="0" w:firstLine="0"/>
            <w:rPr>
              <w:ins w:author="surya" w:id="29" w:date="2023-01-07T18:50:50Z"/>
              <w:sz w:val="28"/>
              <w:szCs w:val="28"/>
            </w:rPr>
          </w:pPr>
          <w:sdt>
            <w:sdtPr>
              <w:tag w:val="goog_rdk_126"/>
            </w:sdtPr>
            <w:sdtContent>
              <w:ins w:author="surya" w:id="29" w:date="2023-01-07T18:50:50Z"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}.observes('networkIssuesExist'),</w:t>
                </w:r>
              </w:ins>
            </w:sdtContent>
          </w:sdt>
        </w:p>
      </w:sdtContent>
    </w:sdt>
    <w:sdt>
      <w:sdtPr>
        <w:tag w:val="goog_rdk_129"/>
      </w:sdtPr>
      <w:sdtContent>
        <w:p w:rsidR="00000000" w:rsidDel="00000000" w:rsidP="00000000" w:rsidRDefault="00000000" w:rsidRPr="00000000" w14:paraId="000000F0">
          <w:pPr>
            <w:rPr>
              <w:ins w:author="surya" w:id="29" w:date="2023-01-07T18:50:50Z"/>
            </w:rPr>
          </w:pPr>
          <w:sdt>
            <w:sdtPr>
              <w:tag w:val="goog_rdk_128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"/>
      </w:sdtPr>
      <w:sdtContent>
        <w:p w:rsidR="00000000" w:rsidDel="00000000" w:rsidP="00000000" w:rsidRDefault="00000000" w:rsidRPr="00000000" w14:paraId="000000F1">
          <w:pPr>
            <w:rPr>
              <w:ins w:author="surya" w:id="29" w:date="2023-01-07T18:50:50Z"/>
            </w:rPr>
          </w:pPr>
          <w:sdt>
            <w:sdtPr>
              <w:tag w:val="goog_rdk_130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 xml:space="preserve">—----------------------------------------------------------------------------------------------------------</w:t>
                </w:r>
              </w:ins>
            </w:sdtContent>
          </w:sdt>
        </w:p>
      </w:sdtContent>
    </w:sdt>
    <w:sdt>
      <w:sdtPr>
        <w:tag w:val="goog_rdk_133"/>
      </w:sdtPr>
      <w:sdtContent>
        <w:p w:rsidR="00000000" w:rsidDel="00000000" w:rsidP="00000000" w:rsidRDefault="00000000" w:rsidRPr="00000000" w14:paraId="000000F2">
          <w:pPr>
            <w:rPr>
              <w:ins w:author="surya" w:id="29" w:date="2023-01-07T18:50:50Z"/>
            </w:rPr>
          </w:pPr>
          <w:sdt>
            <w:sdtPr>
              <w:tag w:val="goog_rdk_132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 xml:space="preserve">On terminal;</w:t>
                </w:r>
              </w:ins>
            </w:sdtContent>
          </w:sdt>
        </w:p>
      </w:sdtContent>
    </w:sdt>
    <w:sdt>
      <w:sdtPr>
        <w:tag w:val="goog_rdk_135"/>
      </w:sdtPr>
      <w:sdtContent>
        <w:p w:rsidR="00000000" w:rsidDel="00000000" w:rsidP="00000000" w:rsidRDefault="00000000" w:rsidRPr="00000000" w14:paraId="000000F3">
          <w:pPr>
            <w:rPr>
              <w:ins w:author="surya" w:id="29" w:date="2023-01-07T18:50:50Z"/>
            </w:rPr>
          </w:pPr>
          <w:sdt>
            <w:sdtPr>
              <w:tag w:val="goog_rdk_134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ab/>
                  <w:t xml:space="preserve">cd /usr/lib/ambari-server/web/javascripts/</w:t>
                </w:r>
              </w:ins>
            </w:sdtContent>
          </w:sdt>
        </w:p>
      </w:sdtContent>
    </w:sdt>
    <w:sdt>
      <w:sdtPr>
        <w:tag w:val="goog_rdk_137"/>
      </w:sdtPr>
      <w:sdtContent>
        <w:p w:rsidR="00000000" w:rsidDel="00000000" w:rsidP="00000000" w:rsidRDefault="00000000" w:rsidRPr="00000000" w14:paraId="000000F4">
          <w:pPr>
            <w:rPr>
              <w:ins w:author="surya" w:id="29" w:date="2023-01-07T18:50:50Z"/>
            </w:rPr>
          </w:pPr>
          <w:sdt>
            <w:sdtPr>
              <w:tag w:val="goog_rdk_136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  <w:tab/>
                  <w:t xml:space="preserve">vi app.js</w:t>
                </w:r>
              </w:ins>
            </w:sdtContent>
          </w:sdt>
        </w:p>
      </w:sdtContent>
    </w:sdt>
    <w:sdt>
      <w:sdtPr>
        <w:tag w:val="goog_rdk_139"/>
      </w:sdtPr>
      <w:sdtContent>
        <w:p w:rsidR="00000000" w:rsidDel="00000000" w:rsidP="00000000" w:rsidRDefault="00000000" w:rsidRPr="00000000" w14:paraId="000000F5">
          <w:pPr>
            <w:rPr>
              <w:ins w:author="surya" w:id="29" w:date="2023-01-07T18:50:50Z"/>
            </w:rPr>
          </w:pPr>
          <w:sdt>
            <w:sdtPr>
              <w:tag w:val="goog_rdk_138"/>
            </w:sdtPr>
            <w:sdtContent>
              <w:ins w:author="surya" w:id="29" w:date="2023-01-07T18:50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F6">
      <w:pPr>
        <w:rPr/>
      </w:pPr>
      <w:sdt>
        <w:sdtPr>
          <w:tag w:val="goog_rdk_140"/>
        </w:sdtPr>
        <w:sdtContent>
          <w:ins w:author="surya" w:id="29" w:date="2023-01-07T18:50:50Z">
            <w:r w:rsidDel="00000000" w:rsidR="00000000" w:rsidRPr="00000000">
              <w:rPr>
                <w:rtl w:val="0"/>
              </w:rPr>
              <w:t xml:space="preserve"># After configuration click on deploy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sdt>
        <w:sdtPr>
          <w:tag w:val="goog_rdk_142"/>
        </w:sdtPr>
        <w:sdtContent>
          <w:ins w:author="surya" w:id="30" w:date="2023-01-07T18:59:19Z">
            <w:r w:rsidDel="00000000" w:rsidR="00000000" w:rsidRPr="00000000">
              <w:rPr>
                <w:rtl w:val="0"/>
              </w:rPr>
              <w:t xml:space="preserve"># Click next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# Ambari Dashboard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ublic-repo-1.hortonworks.com/ambari/centos7/2.x/updates/2.7.3.0/RPM-GPG-KEY/RPM-GPG-KEY-Jenkins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3.png"/><Relationship Id="rId28" Type="http://schemas.openxmlformats.org/officeDocument/2006/relationships/image" Target="media/image1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hyperlink" Target="http://public-repo-1.hortonworks.com/HDP/hdp_urlinfo.json" TargetMode="External"/><Relationship Id="rId8" Type="http://schemas.openxmlformats.org/officeDocument/2006/relationships/hyperlink" Target="http://cluster/ambari/ambari/centos7/2.7.3.0-139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hyperlink" Target="http://public-repo-1.hortonworks.com/HDP/centos7/3.x/updates/3.1.0.0/RPM-GPG-KEY/RPM-GPG-KEY-Jenkins" TargetMode="External"/><Relationship Id="rId10" Type="http://schemas.openxmlformats.org/officeDocument/2006/relationships/hyperlink" Target="http://cluster/hdp/HDP/centos7/3.1.0.0-78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://public-repo-1.hortonworks.com/HDP/centos7/3.x/updates/3.1.0.0/RPM-GPG-KEY/RPM-GPG-KEY-Jenkins" TargetMode="External"/><Relationship Id="rId12" Type="http://schemas.openxmlformats.org/officeDocument/2006/relationships/hyperlink" Target="http://cluster/hdp-utils/HDP-UTILS/centos7/1.1.0.22" TargetMode="External"/><Relationship Id="rId15" Type="http://schemas.openxmlformats.org/officeDocument/2006/relationships/image" Target="media/image17.png"/><Relationship Id="rId14" Type="http://schemas.openxmlformats.org/officeDocument/2006/relationships/hyperlink" Target="http://www.apache.org/licenses/LICENSE-2.0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QD41gF2S9ns58e5OHo9yOhSS6w==">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